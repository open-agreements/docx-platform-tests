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0" w:type="auto"/>
      </w:tblPr>
      <w:tblGrid>
        <w:gridCol w:w="5000"/>
      </w:tblGrid>
      <w:tr>
        <w:tc>
          <w:tcPr>
            <w:tcW w:w="5000" w:type="dxa"/>
          </w:tcPr>
          <w:p>
            <w:r>
              <w:t>Kept row</w:t>
            </w:r>
          </w:p>
        </w:tc>
      </w:tr>
      <w:tr>
        <w:trPr>
          <w:del w:id="1" w:author="Reviewer" w:date="2026-01-01T00:00:00Z"/>
        </w:trPr>
        <w:tc>
          <w:tcPr>
            <w:tcW w:w="5000" w:type="dxa"/>
          </w:tcPr>
          <w:p>
            <w:del w:id="2" w:author="Reviewer" w:date="2026-01-01T00:00:00Z">
              <w:r>
                <w:delText>Deleted row</w:delText>
              </w:r>
            </w:del>
          </w:p>
        </w:tc>
      </w:tr>
    </w:tbl>
    <w:p/>
  </w:body>
</w:document>
</file>