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5000"/>
      </w:tblGrid>
      <w:tr>
        <w:tc>
          <w:tcPr>
            <w:tcW w:w="5000" w:type="dxa"/>
          </w:tcPr>
          <w:p>
            <w:r>
              <w:t>Kept row</w:t>
            </w:r>
          </w:p>
        </w:tc>
      </w:tr>
      <w:tr>
        <w:trPr>
          <w:ins w:id="1" w:author="Reviewer" w:date="2026-01-01T00:00:00Z"/>
        </w:trPr>
        <w:tc>
          <w:tcPr>
            <w:tcW w:w="5000" w:type="dxa"/>
          </w:tcPr>
          <w:p>
            <w:ins w:id="2" w:author="Reviewer" w:date="2026-01-01T00:00:00Z">
              <w:r>
                <w:t>Inserted row</w:t>
              </w:r>
            </w:ins>
          </w:p>
        </w:tc>
      </w:tr>
    </w:tbl>
    <w:p/>
  </w:body>
</w:document>
</file>