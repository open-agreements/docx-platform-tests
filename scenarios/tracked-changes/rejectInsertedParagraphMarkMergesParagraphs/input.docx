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rPr>
          <w:ins w:id="1" w:author="Reviewer" w:date="2026-01-01T00:00:00Z"/>
        </w:rPr>
      </w:pPr>
      <w:r>
        <w:t xml:space="preserve">First half </w:t>
      </w:r>
    </w:p>
    <w:p>
      <w:r>
        <w:t>second half</w:t>
      </w:r>
    </w:p>
  </w:body>
</w:document>
</file>