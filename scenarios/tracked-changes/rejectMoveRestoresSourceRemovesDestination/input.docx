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Before </w:t>
      </w:r>
      <w:moveFromRangeStart w:id="1" w:author="Mover" w:date="2026-01-01T00:00:00Z" w:name="move1"/>
      <w:moveFrom w:id="2" w:author="Mover" w:date="2026-01-01T00:00:00Z">
        <w:r>
          <w:t>moved clause</w:t>
        </w:r>
      </w:moveFrom>
      <w:moveFromRangeEnd w:id="1"/>
    </w:p>
    <w:p>
      <w:r>
        <w:t xml:space="preserve">After </w:t>
      </w:r>
      <w:moveToRangeStart w:id="3" w:author="Mover" w:date="2026-01-01T00:00:00Z" w:name="move1"/>
      <w:moveTo w:id="4" w:author="Mover" w:date="2026-01-01T00:00:00Z">
        <w:r>
          <w:t>moved clause</w:t>
        </w:r>
      </w:moveTo>
      <w:moveToRangeEnd w:id="3"/>
    </w:p>
  </w:body>
</w:document>
</file>