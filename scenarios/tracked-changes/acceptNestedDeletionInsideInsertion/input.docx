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Anchor </w:t>
      </w:r>
      <w:ins w:id="1" w:author="Author A" w:date="2026-01-01T00:00:00Z">
        <w:r>
          <w:t xml:space="preserve">Start </w:t>
        </w:r>
        <w:del w:id="2" w:author="Author B" w:date="2026-01-02T00:00:00Z">
          <w:r>
            <w:delText>remove-me</w:delText>
          </w:r>
        </w:del>
        <w:r>
          <w:t>end</w:t>
        </w:r>
      </w:ins>
    </w:p>
  </w:body>
</w:document>
</file>