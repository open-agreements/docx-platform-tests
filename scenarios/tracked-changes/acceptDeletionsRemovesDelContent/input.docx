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Kept text </w:t>
      </w:r>
      <w:del w:id="2" w:author="Reviewer" w:date="2026-01-01T00:00:00Z">
        <w:r>
          <w:delText>Deleted text</w:delText>
        </w:r>
      </w:del>
    </w:p>
  </w:body>
</w:document>
</file>