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Kept text </w:t>
      </w:r>
      <w:ins w:id="1" w:author="Reviewer" w:date="2026-01-01T00:00:00Z">
        <w:r>
          <w:t>Inserted text</w:t>
        </w:r>
      </w:ins>
    </w:p>
  </w:body>
</w:document>
</file>